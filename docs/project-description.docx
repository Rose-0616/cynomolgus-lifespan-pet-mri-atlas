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E4A" w:rsidRPr="00B91C4A" w:rsidRDefault="00E50E4A" w:rsidP="00E50E4A">
      <w:pPr>
        <w:pStyle w:val="Body"/>
        <w:spacing w:line="480" w:lineRule="auto"/>
        <w:contextualSpacing/>
        <w:jc w:val="both"/>
        <w:rPr>
          <w:rFonts w:ascii="Times New Roman" w:eastAsiaTheme="minorEastAsia" w:hAnsi="Times New Roman" w:cs="Times New Roman"/>
          <w:b/>
          <w:color w:val="auto"/>
          <w:sz w:val="32"/>
          <w:szCs w:val="24"/>
          <w:lang w:val="en-GB" w:eastAsia="zh-CN"/>
        </w:rPr>
      </w:pPr>
      <w:bookmarkStart w:id="0" w:name="OLE_LINK1"/>
      <w:bookmarkStart w:id="1" w:name="OLE_LINK2"/>
      <w:r w:rsidRPr="00B91C4A">
        <w:rPr>
          <w:rFonts w:ascii="Times New Roman" w:eastAsiaTheme="minorEastAsia" w:hAnsi="Times New Roman" w:cs="Times New Roman"/>
          <w:b/>
          <w:color w:val="auto"/>
          <w:sz w:val="32"/>
          <w:szCs w:val="24"/>
          <w:lang w:val="en-GB" w:eastAsia="zh-CN"/>
        </w:rPr>
        <w:t xml:space="preserve">A full-spectrum </w:t>
      </w:r>
      <w:proofErr w:type="spellStart"/>
      <w:r w:rsidRPr="00B91C4A">
        <w:rPr>
          <w:rFonts w:ascii="Times New Roman" w:eastAsiaTheme="minorEastAsia" w:hAnsi="Times New Roman" w:cs="Times New Roman"/>
          <w:b/>
          <w:color w:val="auto"/>
          <w:sz w:val="32"/>
          <w:szCs w:val="24"/>
          <w:lang w:val="en-GB" w:eastAsia="zh-CN"/>
        </w:rPr>
        <w:t>cynomolgus</w:t>
      </w:r>
      <w:proofErr w:type="spellEnd"/>
      <w:r w:rsidRPr="00B91C4A">
        <w:rPr>
          <w:rFonts w:ascii="Times New Roman" w:eastAsiaTheme="minorEastAsia" w:hAnsi="Times New Roman" w:cs="Times New Roman"/>
          <w:b/>
          <w:color w:val="auto"/>
          <w:sz w:val="32"/>
          <w:szCs w:val="24"/>
          <w:lang w:val="en-GB" w:eastAsia="zh-CN"/>
        </w:rPr>
        <w:t xml:space="preserve"> monkey </w:t>
      </w:r>
      <w:r w:rsidRPr="00B91C4A">
        <w:rPr>
          <w:rFonts w:ascii="Times New Roman" w:eastAsia="宋体" w:hAnsi="Times New Roman" w:cs="Times New Roman"/>
          <w:b/>
          <w:color w:val="auto"/>
          <w:sz w:val="32"/>
          <w:szCs w:val="24"/>
          <w:lang w:val="en-GB" w:eastAsia="zh-CN"/>
        </w:rPr>
        <w:t>[</w:t>
      </w:r>
      <w:r w:rsidRPr="00B91C4A">
        <w:rPr>
          <w:rFonts w:ascii="Times New Roman" w:eastAsia="宋体" w:hAnsi="Times New Roman" w:cs="Times New Roman"/>
          <w:b/>
          <w:color w:val="auto"/>
          <w:sz w:val="32"/>
          <w:szCs w:val="24"/>
          <w:vertAlign w:val="superscript"/>
          <w:lang w:val="en-GB" w:eastAsia="zh-CN"/>
        </w:rPr>
        <w:t>18</w:t>
      </w:r>
      <w:r w:rsidRPr="00B91C4A">
        <w:rPr>
          <w:rFonts w:ascii="Times New Roman" w:eastAsia="宋体" w:hAnsi="Times New Roman" w:cs="Times New Roman"/>
          <w:b/>
          <w:color w:val="auto"/>
          <w:sz w:val="32"/>
          <w:szCs w:val="24"/>
          <w:lang w:val="en-GB" w:eastAsia="zh-CN"/>
        </w:rPr>
        <w:t>F</w:t>
      </w:r>
      <w:proofErr w:type="gramStart"/>
      <w:r w:rsidRPr="00B91C4A">
        <w:rPr>
          <w:rFonts w:ascii="Times New Roman" w:eastAsia="宋体" w:hAnsi="Times New Roman" w:cs="Times New Roman"/>
          <w:b/>
          <w:color w:val="auto"/>
          <w:sz w:val="32"/>
          <w:szCs w:val="24"/>
          <w:lang w:val="en-GB" w:eastAsia="zh-CN"/>
        </w:rPr>
        <w:t>]FDG</w:t>
      </w:r>
      <w:proofErr w:type="gramEnd"/>
      <w:r w:rsidRPr="00B91C4A">
        <w:rPr>
          <w:rFonts w:ascii="Times New Roman" w:eastAsia="宋体" w:hAnsi="Times New Roman" w:cs="Times New Roman"/>
          <w:b/>
          <w:color w:val="auto"/>
          <w:sz w:val="32"/>
          <w:szCs w:val="24"/>
          <w:lang w:val="en-GB" w:eastAsia="zh-CN"/>
        </w:rPr>
        <w:t xml:space="preserve"> PET-MRI</w:t>
      </w:r>
      <w:r w:rsidRPr="00B91C4A">
        <w:rPr>
          <w:rFonts w:ascii="Times New Roman" w:eastAsiaTheme="minorEastAsia" w:hAnsi="Times New Roman" w:cs="Times New Roman"/>
          <w:b/>
          <w:color w:val="auto"/>
          <w:sz w:val="32"/>
          <w:szCs w:val="24"/>
          <w:lang w:val="en-GB" w:eastAsia="zh-CN"/>
        </w:rPr>
        <w:t xml:space="preserve"> </w:t>
      </w:r>
      <w:r w:rsidRPr="00B91C4A">
        <w:rPr>
          <w:rFonts w:ascii="Times New Roman" w:hAnsi="Times New Roman" w:cs="Times New Roman"/>
          <w:b/>
          <w:color w:val="auto"/>
          <w:sz w:val="32"/>
          <w:szCs w:val="24"/>
          <w:lang w:val="en-GB"/>
        </w:rPr>
        <w:t>stereotaxic brain template</w:t>
      </w:r>
      <w:r w:rsidRPr="00B91C4A">
        <w:rPr>
          <w:rFonts w:ascii="Times New Roman" w:eastAsiaTheme="minorEastAsia" w:hAnsi="Times New Roman" w:cs="Times New Roman"/>
          <w:b/>
          <w:color w:val="auto"/>
          <w:sz w:val="32"/>
          <w:szCs w:val="24"/>
          <w:lang w:val="en-GB" w:eastAsia="zh-CN"/>
        </w:rPr>
        <w:t xml:space="preserve"> set</w:t>
      </w:r>
      <w:r w:rsidRPr="00B91C4A">
        <w:rPr>
          <w:rFonts w:ascii="Times New Roman" w:hAnsi="Times New Roman" w:cs="Times New Roman"/>
          <w:b/>
          <w:color w:val="auto"/>
          <w:sz w:val="32"/>
          <w:szCs w:val="24"/>
          <w:lang w:val="en-GB"/>
        </w:rPr>
        <w:t xml:space="preserve"> across the lifespan</w:t>
      </w:r>
    </w:p>
    <w:bookmarkEnd w:id="0"/>
    <w:bookmarkEnd w:id="1"/>
    <w:p w:rsidR="002262E5" w:rsidRDefault="002262E5" w:rsidP="002262E5">
      <w:pPr>
        <w:adjustRightInd w:val="0"/>
        <w:spacing w:after="100" w:afterAutospacing="1" w:line="480" w:lineRule="auto"/>
        <w:ind w:firstLineChars="100" w:firstLine="240"/>
        <w:contextualSpacing/>
        <w:jc w:val="both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B91C4A">
        <w:rPr>
          <w:rFonts w:ascii="Times New Roman" w:eastAsia="宋体" w:hAnsi="Times New Roman" w:cs="Times New Roman"/>
          <w:sz w:val="24"/>
          <w:szCs w:val="24"/>
        </w:rPr>
        <w:t xml:space="preserve">Our constructed age-specific stereotaxic brain template set of </w:t>
      </w:r>
      <w:proofErr w:type="spellStart"/>
      <w:r w:rsidRPr="00B91C4A">
        <w:rPr>
          <w:rFonts w:ascii="Times New Roman" w:eastAsia="宋体" w:hAnsi="Times New Roman" w:cs="Times New Roman"/>
          <w:sz w:val="24"/>
          <w:szCs w:val="24"/>
        </w:rPr>
        <w:t>cynomolgus</w:t>
      </w:r>
      <w:proofErr w:type="spellEnd"/>
      <w:r w:rsidRPr="00B91C4A">
        <w:rPr>
          <w:rFonts w:ascii="Times New Roman" w:eastAsia="宋体" w:hAnsi="Times New Roman" w:cs="Times New Roman"/>
          <w:sz w:val="24"/>
          <w:szCs w:val="24"/>
        </w:rPr>
        <w:t xml:space="preserve"> monkey </w:t>
      </w:r>
      <w:r w:rsidRPr="00B91C4A">
        <w:rPr>
          <w:rFonts w:ascii="Times New Roman" w:hAnsi="Times New Roman" w:cs="Times New Roman"/>
          <w:sz w:val="24"/>
          <w:szCs w:val="24"/>
        </w:rPr>
        <w:t xml:space="preserve">spanning 7 age 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stage</w:t>
      </w:r>
      <w:r w:rsidRPr="00B91C4A">
        <w:rPr>
          <w:rFonts w:ascii="Times New Roman" w:hAnsi="Times New Roman" w:cs="Times New Roman"/>
          <w:sz w:val="24"/>
          <w:szCs w:val="24"/>
        </w:rPr>
        <w:t>s</w:t>
      </w:r>
      <w:r w:rsidRPr="00B91C4A">
        <w:rPr>
          <w:rFonts w:ascii="Times New Roman" w:eastAsia="宋体" w:hAnsi="Times New Roman" w:cs="Times New Roman"/>
          <w:sz w:val="24"/>
          <w:szCs w:val="24"/>
        </w:rPr>
        <w:t xml:space="preserve"> is presented in </w:t>
      </w:r>
      <w:r w:rsidRPr="008E78F0">
        <w:rPr>
          <w:rFonts w:ascii="Times New Roman" w:eastAsia="宋体" w:hAnsi="Times New Roman" w:cs="Times New Roman"/>
          <w:b/>
          <w:sz w:val="24"/>
          <w:szCs w:val="24"/>
        </w:rPr>
        <w:t>Fig.</w:t>
      </w:r>
      <w:r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Pr="00B91C4A">
        <w:rPr>
          <w:rFonts w:ascii="Times New Roman" w:eastAsia="宋体" w:hAnsi="Times New Roman" w:cs="Times New Roman"/>
          <w:sz w:val="24"/>
          <w:szCs w:val="24"/>
        </w:rPr>
        <w:t>. The T1WI MRI structur</w:t>
      </w:r>
      <w:r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al</w:t>
      </w:r>
      <w:r w:rsidRPr="00B91C4A">
        <w:rPr>
          <w:rFonts w:ascii="Times New Roman" w:eastAsia="宋体" w:hAnsi="Times New Roman" w:cs="Times New Roman"/>
          <w:sz w:val="24"/>
          <w:szCs w:val="24"/>
        </w:rPr>
        <w:t xml:space="preserve"> brain template images and the population intracranial TPM (GM, WM and CSF) are shown in greyscale, with voxel sizes of 0.</w:t>
      </w:r>
      <w:r w:rsidRPr="00B91C4A">
        <w:rPr>
          <w:rFonts w:ascii="Times New Roman" w:eastAsia="宋体" w:hAnsi="Times New Roman" w:cs="Times New Roman"/>
          <w:sz w:val="24"/>
          <w:szCs w:val="24"/>
          <w:lang w:eastAsia="zh-CN"/>
        </w:rPr>
        <w:t>2</w:t>
      </w:r>
      <w:r w:rsidRPr="00B91C4A">
        <w:rPr>
          <w:rFonts w:ascii="Times New Roman" w:eastAsia="宋体" w:hAnsi="Times New Roman" w:cs="Times New Roman"/>
          <w:sz w:val="24"/>
          <w:szCs w:val="24"/>
        </w:rPr>
        <w:t>5 × 0.</w:t>
      </w:r>
      <w:r w:rsidRPr="00B91C4A">
        <w:rPr>
          <w:rFonts w:ascii="Times New Roman" w:eastAsia="宋体" w:hAnsi="Times New Roman" w:cs="Times New Roman"/>
          <w:sz w:val="24"/>
          <w:szCs w:val="24"/>
          <w:lang w:eastAsia="zh-CN"/>
        </w:rPr>
        <w:t>2</w:t>
      </w:r>
      <w:r w:rsidRPr="00B91C4A">
        <w:rPr>
          <w:rFonts w:ascii="Times New Roman" w:eastAsia="宋体" w:hAnsi="Times New Roman" w:cs="Times New Roman"/>
          <w:sz w:val="24"/>
          <w:szCs w:val="24"/>
        </w:rPr>
        <w:t>5 × 0.</w:t>
      </w:r>
      <w:r w:rsidRPr="00B91C4A">
        <w:rPr>
          <w:rFonts w:ascii="Times New Roman" w:eastAsia="宋体" w:hAnsi="Times New Roman" w:cs="Times New Roman"/>
          <w:sz w:val="24"/>
          <w:szCs w:val="24"/>
          <w:lang w:eastAsia="zh-CN"/>
        </w:rPr>
        <w:t>2</w:t>
      </w:r>
      <w:r w:rsidRPr="00B91C4A">
        <w:rPr>
          <w:rFonts w:ascii="Times New Roman" w:eastAsia="宋体" w:hAnsi="Times New Roman" w:cs="Times New Roman"/>
          <w:sz w:val="24"/>
          <w:szCs w:val="24"/>
        </w:rPr>
        <w:t>5 mm</w:t>
      </w:r>
      <w:r w:rsidRPr="00B91C4A">
        <w:rPr>
          <w:rFonts w:ascii="Times New Roman" w:eastAsia="宋体" w:hAnsi="Times New Roman" w:cs="Times New Roman"/>
          <w:sz w:val="24"/>
          <w:szCs w:val="24"/>
          <w:vertAlign w:val="superscript"/>
        </w:rPr>
        <w:t>3</w:t>
      </w:r>
      <w:r w:rsidRPr="00B91C4A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B91C4A">
        <w:rPr>
          <w:rFonts w:ascii="Times New Roman" w:eastAsia="等线" w:hAnsi="Times New Roman" w:cs="Times New Roman"/>
          <w:sz w:val="24"/>
          <w:szCs w:val="24"/>
        </w:rPr>
        <w:t xml:space="preserve">The </w:t>
      </w:r>
      <w:r w:rsidRPr="00B91C4A">
        <w:rPr>
          <w:rFonts w:ascii="Times New Roman" w:eastAsia="宋体" w:hAnsi="Times New Roman" w:cs="Times New Roman"/>
          <w:sz w:val="24"/>
          <w:szCs w:val="24"/>
        </w:rPr>
        <w:t>[</w:t>
      </w:r>
      <w:r w:rsidRPr="00B91C4A">
        <w:rPr>
          <w:rFonts w:ascii="Times New Roman" w:eastAsia="宋体" w:hAnsi="Times New Roman" w:cs="Times New Roman"/>
          <w:sz w:val="24"/>
          <w:szCs w:val="24"/>
          <w:vertAlign w:val="superscript"/>
        </w:rPr>
        <w:t>18</w:t>
      </w:r>
      <w:r w:rsidRPr="00B91C4A">
        <w:rPr>
          <w:rFonts w:ascii="Times New Roman" w:eastAsia="宋体" w:hAnsi="Times New Roman" w:cs="Times New Roman"/>
          <w:sz w:val="24"/>
          <w:szCs w:val="24"/>
        </w:rPr>
        <w:t>F</w:t>
      </w:r>
      <w:proofErr w:type="gramStart"/>
      <w:r w:rsidRPr="00B91C4A">
        <w:rPr>
          <w:rFonts w:ascii="Times New Roman" w:eastAsia="宋体" w:hAnsi="Times New Roman" w:cs="Times New Roman"/>
          <w:sz w:val="24"/>
          <w:szCs w:val="24"/>
        </w:rPr>
        <w:t>]FDG</w:t>
      </w:r>
      <w:proofErr w:type="gramEnd"/>
      <w:r w:rsidRPr="00B91C4A">
        <w:rPr>
          <w:rFonts w:ascii="Times New Roman" w:eastAsia="宋体" w:hAnsi="Times New Roman" w:cs="Times New Roman"/>
          <w:sz w:val="24"/>
          <w:szCs w:val="24"/>
        </w:rPr>
        <w:t xml:space="preserve"> PET functional brain template image is shown in false color with a voxel size of 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 w:rsidRPr="00B91C4A">
        <w:rPr>
          <w:rFonts w:ascii="Times New Roman" w:eastAsia="宋体" w:hAnsi="Times New Roman" w:cs="Times New Roman"/>
          <w:sz w:val="24"/>
          <w:szCs w:val="24"/>
        </w:rPr>
        <w:t xml:space="preserve"> × 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 w:rsidRPr="00B91C4A">
        <w:rPr>
          <w:rFonts w:ascii="Times New Roman" w:eastAsia="宋体" w:hAnsi="Times New Roman" w:cs="Times New Roman"/>
          <w:sz w:val="24"/>
          <w:szCs w:val="24"/>
        </w:rPr>
        <w:t xml:space="preserve"> × 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 w:rsidRPr="00B91C4A">
        <w:rPr>
          <w:rFonts w:ascii="Times New Roman" w:eastAsia="宋体" w:hAnsi="Times New Roman" w:cs="Times New Roman"/>
          <w:sz w:val="24"/>
          <w:szCs w:val="24"/>
        </w:rPr>
        <w:t xml:space="preserve"> mm</w:t>
      </w:r>
      <w:r w:rsidRPr="00B91C4A">
        <w:rPr>
          <w:rFonts w:ascii="Times New Roman" w:eastAsia="宋体" w:hAnsi="Times New Roman" w:cs="Times New Roman"/>
          <w:sz w:val="24"/>
          <w:szCs w:val="24"/>
          <w:vertAlign w:val="superscript"/>
        </w:rPr>
        <w:t>3</w:t>
      </w:r>
      <w:r w:rsidRPr="00B91C4A">
        <w:rPr>
          <w:rFonts w:ascii="Times New Roman" w:eastAsia="宋体" w:hAnsi="Times New Roman" w:cs="Times New Roman"/>
          <w:sz w:val="24"/>
          <w:szCs w:val="24"/>
        </w:rPr>
        <w:t>.</w:t>
      </w:r>
      <w:r w:rsidRPr="00B91C4A">
        <w:rPr>
          <w:rFonts w:ascii="Times New Roman" w:hAnsi="Times New Roman" w:cs="Times New Roman"/>
          <w:sz w:val="24"/>
          <w:szCs w:val="24"/>
        </w:rPr>
        <w:t xml:space="preserve"> </w:t>
      </w:r>
      <w:r w:rsidRPr="00B91C4A">
        <w:rPr>
          <w:rFonts w:ascii="Times New Roman" w:eastAsia="宋体" w:hAnsi="Times New Roman" w:cs="Times New Roman"/>
          <w:color w:val="000000"/>
          <w:sz w:val="24"/>
          <w:szCs w:val="24"/>
        </w:rPr>
        <w:t>The T1WI MRI structural brain template, [</w:t>
      </w:r>
      <w:r w:rsidRPr="00B91C4A">
        <w:rPr>
          <w:rFonts w:ascii="Times New Roman" w:eastAsia="宋体" w:hAnsi="Times New Roman" w:cs="Times New Roman"/>
          <w:color w:val="000000"/>
          <w:sz w:val="24"/>
          <w:szCs w:val="24"/>
          <w:vertAlign w:val="superscript"/>
        </w:rPr>
        <w:t>18</w:t>
      </w:r>
      <w:r w:rsidRPr="00B91C4A">
        <w:rPr>
          <w:rFonts w:ascii="Times New Roman" w:eastAsia="宋体" w:hAnsi="Times New Roman" w:cs="Times New Roman"/>
          <w:color w:val="000000"/>
          <w:sz w:val="24"/>
          <w:szCs w:val="24"/>
        </w:rPr>
        <w:t>F</w:t>
      </w:r>
      <w:proofErr w:type="gramStart"/>
      <w:r w:rsidRPr="00B91C4A">
        <w:rPr>
          <w:rFonts w:ascii="Times New Roman" w:eastAsia="宋体" w:hAnsi="Times New Roman" w:cs="Times New Roman"/>
          <w:color w:val="000000"/>
          <w:sz w:val="24"/>
          <w:szCs w:val="24"/>
        </w:rPr>
        <w:t>]FDG</w:t>
      </w:r>
      <w:proofErr w:type="gramEnd"/>
      <w:r w:rsidRPr="00B91C4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PET template and TPM share a common space.</w:t>
      </w:r>
    </w:p>
    <w:p w:rsidR="002262E5" w:rsidRDefault="00333A17" w:rsidP="002262E5">
      <w:pPr>
        <w:adjustRightInd w:val="0"/>
        <w:spacing w:after="100" w:afterAutospacing="1" w:line="480" w:lineRule="auto"/>
        <w:ind w:firstLineChars="100" w:firstLine="240"/>
        <w:contextualSpacing/>
        <w:jc w:val="both"/>
        <w:rPr>
          <w:rFonts w:ascii="Times New Roman" w:eastAsia="宋体" w:hAnsi="Times New Roman" w:cs="Times New Roman"/>
          <w:color w:val="000000"/>
          <w:sz w:val="24"/>
          <w:szCs w:val="24"/>
        </w:rPr>
      </w:pPr>
      <w:ins w:id="2" w:author="广娟 毛" w:date="2026-07-28T14:03:00Z">
        <w:r>
          <w:rPr>
            <w:rFonts w:ascii="Times New Roman" w:eastAsia="宋体" w:hAnsi="Times New Roman" w:cs="Times New Roman"/>
            <w:noProof/>
            <w:color w:val="000000"/>
            <w:sz w:val="24"/>
            <w:szCs w:val="24"/>
            <w:lang w:eastAsia="zh-CN"/>
            <w:rPrChange w:id="3" w:author="Unknown">
              <w:rPr>
                <w:noProof/>
                <w:lang w:eastAsia="zh-CN"/>
              </w:rPr>
            </w:rPrChange>
          </w:rPr>
          <w:drawing>
            <wp:inline distT="0" distB="0" distL="0" distR="0" wp14:anchorId="1724AC70" wp14:editId="74F800B4">
              <wp:extent cx="5274310" cy="4237835"/>
              <wp:effectExtent l="0" t="0" r="2540" b="0"/>
              <wp:docPr id="1699591450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9591450" name="图片 1699591450"/>
                      <pic:cNvPicPr/>
                    </pic:nvPicPr>
                    <pic:blipFill>
                      <a:blip r:embed="rId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4237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333A17" w:rsidRDefault="00333A17" w:rsidP="002262E5">
      <w:pPr>
        <w:adjustRightInd w:val="0"/>
        <w:spacing w:after="100" w:afterAutospacing="1" w:line="480" w:lineRule="auto"/>
        <w:ind w:firstLineChars="100" w:firstLine="221"/>
        <w:contextualSpacing/>
        <w:jc w:val="both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974A14">
        <w:rPr>
          <w:rFonts w:ascii="Times New Roman" w:eastAsia="宋体" w:hAnsi="Times New Roman" w:cs="Times New Roman"/>
          <w:b/>
          <w:bCs/>
          <w:color w:val="5B9BD5" w:themeColor="accent1"/>
        </w:rPr>
        <w:t xml:space="preserve">Fig. </w:t>
      </w:r>
      <w:r>
        <w:rPr>
          <w:rFonts w:ascii="Times New Roman" w:eastAsia="宋体" w:hAnsi="Times New Roman" w:cs="Times New Roman"/>
          <w:b/>
          <w:bCs/>
          <w:color w:val="5B9BD5" w:themeColor="accent1"/>
        </w:rPr>
        <w:t>1</w:t>
      </w:r>
      <w:r w:rsidRPr="00974A14">
        <w:rPr>
          <w:rFonts w:ascii="Times New Roman" w:eastAsia="宋体" w:hAnsi="Times New Roman" w:cs="Times New Roman"/>
          <w:b/>
          <w:bCs/>
          <w:color w:val="5B9BD5" w:themeColor="accent1"/>
        </w:rPr>
        <w:t xml:space="preserve">. Lifespan-wide age-specific brain templates and TPMs in </w:t>
      </w:r>
      <w:proofErr w:type="spellStart"/>
      <w:r w:rsidRPr="00974A14">
        <w:rPr>
          <w:rFonts w:ascii="Times New Roman" w:eastAsia="宋体" w:hAnsi="Times New Roman" w:cs="Times New Roman"/>
          <w:b/>
          <w:bCs/>
          <w:color w:val="5B9BD5" w:themeColor="accent1"/>
        </w:rPr>
        <w:t>cynomolgus</w:t>
      </w:r>
      <w:proofErr w:type="spellEnd"/>
      <w:r w:rsidRPr="00974A14">
        <w:rPr>
          <w:rFonts w:ascii="Times New Roman" w:eastAsia="宋体" w:hAnsi="Times New Roman" w:cs="Times New Roman"/>
          <w:b/>
          <w:bCs/>
          <w:color w:val="5B9BD5" w:themeColor="accent1"/>
        </w:rPr>
        <w:t xml:space="preserve"> monkeys.</w:t>
      </w:r>
      <w:r>
        <w:rPr>
          <w:rFonts w:ascii="Times New Roman" w:eastAsia="宋体" w:hAnsi="Times New Roman" w:cs="Times New Roman"/>
          <w:b/>
          <w:bCs/>
          <w:color w:val="5B9BD5" w:themeColor="accent1"/>
        </w:rPr>
        <w:t xml:space="preserve"> </w:t>
      </w:r>
      <w:r w:rsidRPr="008E78F0">
        <w:rPr>
          <w:rFonts w:ascii="Times New Roman" w:eastAsia="宋体" w:hAnsi="Times New Roman" w:cs="Times New Roman"/>
          <w:bCs/>
          <w:color w:val="5B9BD5" w:themeColor="accent1"/>
        </w:rPr>
        <w:t xml:space="preserve">Axial views of the T1WI MRI structural templates (Row 1), TPMs for GM, WM, and CSF </w:t>
      </w:r>
      <w:r w:rsidRPr="008E78F0">
        <w:rPr>
          <w:rFonts w:ascii="Times New Roman" w:eastAsia="宋体" w:hAnsi="Times New Roman" w:cs="Times New Roman"/>
          <w:bCs/>
          <w:color w:val="5B9BD5" w:themeColor="accent1"/>
        </w:rPr>
        <w:lastRenderedPageBreak/>
        <w:t>(Rows 2–4, grayscale), and [18F</w:t>
      </w:r>
      <w:proofErr w:type="gramStart"/>
      <w:r w:rsidRPr="008E78F0">
        <w:rPr>
          <w:rFonts w:ascii="Times New Roman" w:eastAsia="宋体" w:hAnsi="Times New Roman" w:cs="Times New Roman"/>
          <w:bCs/>
          <w:color w:val="5B9BD5" w:themeColor="accent1"/>
        </w:rPr>
        <w:t>]FDG</w:t>
      </w:r>
      <w:proofErr w:type="gramEnd"/>
      <w:r w:rsidRPr="008E78F0">
        <w:rPr>
          <w:rFonts w:ascii="Times New Roman" w:eastAsia="宋体" w:hAnsi="Times New Roman" w:cs="Times New Roman"/>
          <w:bCs/>
          <w:color w:val="5B9BD5" w:themeColor="accent1"/>
        </w:rPr>
        <w:t xml:space="preserve"> PET templates (Row 5, </w:t>
      </w:r>
      <w:r>
        <w:rPr>
          <w:rFonts w:ascii="Times New Roman" w:eastAsia="宋体" w:hAnsi="Times New Roman" w:cs="Times New Roman"/>
          <w:bCs/>
          <w:color w:val="5B9BD5" w:themeColor="accent1"/>
        </w:rPr>
        <w:t>pseudo</w:t>
      </w:r>
      <w:r w:rsidRPr="008E78F0">
        <w:rPr>
          <w:rFonts w:ascii="Times New Roman" w:eastAsia="宋体" w:hAnsi="Times New Roman" w:cs="Times New Roman"/>
          <w:bCs/>
          <w:color w:val="5B9BD5" w:themeColor="accent1"/>
        </w:rPr>
        <w:t xml:space="preserve"> color) are shown across seven age groups. All modalities share a unified coordinate space, enabling harmonized multi-modality analysis across different developmental stages.</w:t>
      </w:r>
    </w:p>
    <w:p w:rsidR="005C6BF9" w:rsidRDefault="005C6BF9">
      <w:pPr>
        <w:rPr>
          <w:lang w:val="en-GB"/>
        </w:rPr>
      </w:pPr>
    </w:p>
    <w:p w:rsidR="00962F80" w:rsidRPr="00B91C4A" w:rsidRDefault="00962F80" w:rsidP="00962F80">
      <w:pPr>
        <w:adjustRightInd w:val="0"/>
        <w:spacing w:after="100" w:afterAutospacing="1" w:line="480" w:lineRule="auto"/>
        <w:ind w:firstLineChars="100" w:firstLine="240"/>
        <w:contextualSpacing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bookmarkStart w:id="4" w:name="OLE_LINK4"/>
      <w:r w:rsidRPr="00B91C4A">
        <w:rPr>
          <w:rFonts w:ascii="Times New Roman" w:eastAsia="宋体" w:hAnsi="Times New Roman" w:cs="Times New Roman"/>
          <w:sz w:val="24"/>
          <w:szCs w:val="24"/>
        </w:rPr>
        <w:t xml:space="preserve">Our constructed age-specific </w:t>
      </w:r>
      <w:r>
        <w:rPr>
          <w:rFonts w:ascii="Times New Roman" w:eastAsia="宋体" w:hAnsi="Times New Roman" w:cs="Times New Roman"/>
          <w:sz w:val="24"/>
          <w:szCs w:val="24"/>
        </w:rPr>
        <w:t>brain atlases</w:t>
      </w:r>
      <w:r w:rsidRPr="00B91C4A">
        <w:rPr>
          <w:rFonts w:ascii="Times New Roman" w:eastAsia="宋体" w:hAnsi="Times New Roman" w:cs="Times New Roman"/>
          <w:sz w:val="24"/>
          <w:szCs w:val="24"/>
        </w:rPr>
        <w:t xml:space="preserve"> of </w:t>
      </w:r>
      <w:proofErr w:type="spellStart"/>
      <w:r w:rsidRPr="00B91C4A">
        <w:rPr>
          <w:rFonts w:ascii="Times New Roman" w:eastAsia="宋体" w:hAnsi="Times New Roman" w:cs="Times New Roman"/>
          <w:sz w:val="24"/>
          <w:szCs w:val="24"/>
        </w:rPr>
        <w:t>cynomolgus</w:t>
      </w:r>
      <w:proofErr w:type="spellEnd"/>
      <w:r w:rsidRPr="00B91C4A">
        <w:rPr>
          <w:rFonts w:ascii="Times New Roman" w:eastAsia="宋体" w:hAnsi="Times New Roman" w:cs="Times New Roman"/>
          <w:sz w:val="24"/>
          <w:szCs w:val="24"/>
        </w:rPr>
        <w:t xml:space="preserve"> monkey </w:t>
      </w:r>
      <w:r w:rsidRPr="00B91C4A">
        <w:rPr>
          <w:rFonts w:ascii="Times New Roman" w:hAnsi="Times New Roman" w:cs="Times New Roman"/>
          <w:sz w:val="24"/>
          <w:szCs w:val="24"/>
        </w:rPr>
        <w:t xml:space="preserve">spanning 7 age 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stage</w:t>
      </w:r>
      <w:r w:rsidRPr="00B91C4A">
        <w:rPr>
          <w:rFonts w:ascii="Times New Roman" w:hAnsi="Times New Roman" w:cs="Times New Roman"/>
          <w:sz w:val="24"/>
          <w:szCs w:val="24"/>
        </w:rPr>
        <w:t>s</w:t>
      </w:r>
      <w:r w:rsidRPr="00B91C4A">
        <w:rPr>
          <w:rFonts w:ascii="Times New Roman" w:eastAsia="宋体" w:hAnsi="Times New Roman" w:cs="Times New Roman"/>
          <w:sz w:val="24"/>
          <w:szCs w:val="24"/>
        </w:rPr>
        <w:t xml:space="preserve"> is presented in </w:t>
      </w:r>
      <w:r w:rsidRPr="00066D6F">
        <w:rPr>
          <w:rFonts w:ascii="Times New Roman" w:eastAsia="宋体" w:hAnsi="Times New Roman" w:cs="Times New Roman"/>
          <w:b/>
          <w:sz w:val="24"/>
          <w:szCs w:val="24"/>
        </w:rPr>
        <w:t>Fig.</w:t>
      </w:r>
      <w:r w:rsidR="00A81127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Pr="008C5CE0">
        <w:rPr>
          <w:rFonts w:ascii="Times New Roman" w:eastAsia="宋体" w:hAnsi="Times New Roman" w:cs="Times New Roman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30062">
        <w:rPr>
          <w:rFonts w:ascii="Times New Roman" w:eastAsia="宋体" w:hAnsi="Times New Roman" w:cs="Times New Roman"/>
          <w:sz w:val="24"/>
          <w:szCs w:val="24"/>
        </w:rPr>
        <w:t>To maximize methodological flexibility, three distinct versions of the atlas were generated and made available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E30062">
        <w:rPr>
          <w:rFonts w:ascii="Times New Roman" w:eastAsia="宋体" w:hAnsi="Times New Roman" w:cs="Times New Roman"/>
          <w:sz w:val="24"/>
          <w:szCs w:val="24"/>
        </w:rPr>
        <w:t xml:space="preserve">A functional </w:t>
      </w:r>
      <w:proofErr w:type="spellStart"/>
      <w:r w:rsidRPr="00E30062">
        <w:rPr>
          <w:rFonts w:ascii="Times New Roman" w:eastAsia="宋体" w:hAnsi="Times New Roman" w:cs="Times New Roman"/>
          <w:sz w:val="24"/>
          <w:szCs w:val="24"/>
        </w:rPr>
        <w:t>parcellation</w:t>
      </w:r>
      <w:proofErr w:type="spellEnd"/>
      <w:r w:rsidRPr="00E30062">
        <w:rPr>
          <w:rFonts w:ascii="Times New Roman" w:eastAsia="宋体" w:hAnsi="Times New Roman" w:cs="Times New Roman"/>
          <w:sz w:val="24"/>
          <w:szCs w:val="24"/>
        </w:rPr>
        <w:t xml:space="preserve"> atlas, which differentiates </w:t>
      </w:r>
      <w:r>
        <w:rPr>
          <w:rFonts w:ascii="Times New Roman" w:eastAsia="宋体" w:hAnsi="Times New Roman" w:cs="Times New Roman"/>
          <w:sz w:val="24"/>
          <w:szCs w:val="24"/>
        </w:rPr>
        <w:t>90</w:t>
      </w:r>
      <w:r w:rsidRPr="00E30062">
        <w:rPr>
          <w:rFonts w:ascii="Times New Roman" w:eastAsia="宋体" w:hAnsi="Times New Roman" w:cs="Times New Roman"/>
          <w:sz w:val="24"/>
          <w:szCs w:val="24"/>
        </w:rPr>
        <w:t xml:space="preserve"> left-right paired sub-anatomical regions, designed specifically for constructing brain metabolic networks and performing fine-grained connectivity analyses</w:t>
      </w:r>
      <w:r>
        <w:rPr>
          <w:rFonts w:ascii="Times New Roman" w:eastAsia="宋体" w:hAnsi="Times New Roman" w:cs="Times New Roman"/>
          <w:sz w:val="24"/>
          <w:szCs w:val="24"/>
        </w:rPr>
        <w:t xml:space="preserve"> as shown in </w:t>
      </w:r>
      <w:r w:rsidRPr="008E78F0">
        <w:rPr>
          <w:rFonts w:ascii="Times New Roman" w:eastAsia="宋体" w:hAnsi="Times New Roman" w:cs="Times New Roman"/>
          <w:b/>
          <w:sz w:val="24"/>
          <w:szCs w:val="24"/>
        </w:rPr>
        <w:t>Fig.</w:t>
      </w:r>
      <w:r w:rsidR="00A81127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Pr="008E78F0">
        <w:rPr>
          <w:rFonts w:ascii="Times New Roman" w:eastAsia="宋体" w:hAnsi="Times New Roman" w:cs="Times New Roman"/>
          <w:b/>
          <w:sz w:val="24"/>
          <w:szCs w:val="24"/>
        </w:rPr>
        <w:t>A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4469EB">
        <w:rPr>
          <w:rFonts w:ascii="Times New Roman" w:eastAsia="宋体" w:hAnsi="Times New Roman" w:cs="Times New Roman"/>
          <w:sz w:val="24"/>
          <w:szCs w:val="24"/>
        </w:rPr>
        <w:t xml:space="preserve">A </w:t>
      </w:r>
      <w:proofErr w:type="spellStart"/>
      <w:r w:rsidRPr="004469EB">
        <w:rPr>
          <w:rFonts w:ascii="Times New Roman" w:eastAsia="宋体" w:hAnsi="Times New Roman" w:cs="Times New Roman"/>
          <w:sz w:val="24"/>
          <w:szCs w:val="24"/>
        </w:rPr>
        <w:t>macrostructural</w:t>
      </w:r>
      <w:proofErr w:type="spellEnd"/>
      <w:r w:rsidRPr="004469EB">
        <w:rPr>
          <w:rFonts w:ascii="Times New Roman" w:eastAsia="宋体" w:hAnsi="Times New Roman" w:cs="Times New Roman"/>
          <w:sz w:val="24"/>
          <w:szCs w:val="24"/>
        </w:rPr>
        <w:t xml:space="preserve"> atlas</w:t>
      </w:r>
      <w:r>
        <w:rPr>
          <w:rFonts w:ascii="Times New Roman" w:eastAsia="宋体" w:hAnsi="Times New Roman" w:cs="Times New Roman"/>
          <w:sz w:val="24"/>
          <w:szCs w:val="24"/>
        </w:rPr>
        <w:t xml:space="preserve"> was</w:t>
      </w:r>
      <w:r w:rsidRPr="004469EB">
        <w:rPr>
          <w:rFonts w:ascii="Times New Roman" w:eastAsia="宋体" w:hAnsi="Times New Roman" w:cs="Times New Roman"/>
          <w:sz w:val="24"/>
          <w:szCs w:val="24"/>
        </w:rPr>
        <w:t xml:space="preserve"> intended primarily for defining reference regions in quantitative PET workflows or for extracting time-activity curves (TACs) from various tracers during dynamic PET imaging</w:t>
      </w:r>
      <w:r>
        <w:rPr>
          <w:rFonts w:ascii="Times New Roman" w:eastAsia="宋体" w:hAnsi="Times New Roman" w:cs="Times New Roman"/>
          <w:sz w:val="24"/>
          <w:szCs w:val="24"/>
        </w:rPr>
        <w:t xml:space="preserve"> as shown in </w:t>
      </w:r>
      <w:r w:rsidRPr="008E78F0">
        <w:rPr>
          <w:rFonts w:ascii="Times New Roman" w:eastAsia="宋体" w:hAnsi="Times New Roman" w:cs="Times New Roman"/>
          <w:b/>
          <w:sz w:val="24"/>
          <w:szCs w:val="24"/>
        </w:rPr>
        <w:t>Fig.</w:t>
      </w:r>
      <w:r w:rsidR="00A81127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Pr="008E78F0">
        <w:rPr>
          <w:rFonts w:ascii="Times New Roman" w:eastAsia="宋体" w:hAnsi="Times New Roman" w:cs="Times New Roman"/>
          <w:b/>
          <w:sz w:val="24"/>
          <w:szCs w:val="24"/>
        </w:rPr>
        <w:t>B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 w:rsidRPr="00F02026">
        <w:t xml:space="preserve"> </w:t>
      </w:r>
      <w:r w:rsidRPr="00F02026">
        <w:rPr>
          <w:rFonts w:ascii="Times New Roman" w:eastAsia="宋体" w:hAnsi="Times New Roman" w:cs="Times New Roman"/>
          <w:sz w:val="24"/>
          <w:szCs w:val="24"/>
        </w:rPr>
        <w:t xml:space="preserve">A tri-tissue label atlas​ (GM, WM, and CSF), which serves as the foundational input for generating MRI-free </w:t>
      </w:r>
      <w:r>
        <w:rPr>
          <w:rFonts w:ascii="Times New Roman" w:eastAsia="宋体" w:hAnsi="Times New Roman" w:cs="Times New Roman"/>
          <w:sz w:val="24"/>
          <w:szCs w:val="24"/>
        </w:rPr>
        <w:t>PVE</w:t>
      </w:r>
      <w:r w:rsidRPr="00F02026">
        <w:rPr>
          <w:rFonts w:ascii="Times New Roman" w:eastAsia="宋体" w:hAnsi="Times New Roman" w:cs="Times New Roman"/>
          <w:sz w:val="24"/>
          <w:szCs w:val="24"/>
        </w:rPr>
        <w:t xml:space="preserve"> correction label maps—as detailed in our previous pipeline </w:t>
      </w:r>
      <w:r>
        <w:rPr>
          <w:rFonts w:ascii="Times New Roman" w:eastAsia="宋体" w:hAnsi="Times New Roman" w:cs="Times New Roman"/>
          <w:sz w:val="24"/>
          <w:szCs w:val="24"/>
        </w:rPr>
        <w:t>as shown in</w:t>
      </w:r>
      <w:r w:rsidRPr="008E78F0">
        <w:rPr>
          <w:rFonts w:ascii="Times New Roman" w:eastAsia="宋体" w:hAnsi="Times New Roman" w:cs="Times New Roman"/>
          <w:b/>
          <w:sz w:val="24"/>
          <w:szCs w:val="24"/>
        </w:rPr>
        <w:t xml:space="preserve"> Fig.</w:t>
      </w:r>
      <w:r w:rsidR="00A81127">
        <w:rPr>
          <w:rFonts w:ascii="Times New Roman" w:eastAsia="宋体" w:hAnsi="Times New Roman" w:cs="Times New Roman"/>
          <w:b/>
          <w:sz w:val="24"/>
          <w:szCs w:val="24"/>
        </w:rPr>
        <w:t>2</w:t>
      </w:r>
      <w:bookmarkStart w:id="5" w:name="_GoBack"/>
      <w:bookmarkEnd w:id="5"/>
      <w:r w:rsidRPr="008E78F0">
        <w:rPr>
          <w:rFonts w:ascii="Times New Roman" w:eastAsia="宋体" w:hAnsi="Times New Roman" w:cs="Times New Roman"/>
          <w:b/>
          <w:sz w:val="24"/>
          <w:szCs w:val="24"/>
        </w:rPr>
        <w:t>C</w:t>
      </w:r>
      <w:r w:rsidRPr="00F02026">
        <w:rPr>
          <w:rFonts w:ascii="Times New Roman" w:eastAsia="宋体" w:hAnsi="Times New Roman" w:cs="Times New Roman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87396">
        <w:rPr>
          <w:rFonts w:ascii="Times New Roman" w:eastAsia="Times New Roman" w:hAnsi="Times New Roman" w:cs="Times New Roman"/>
          <w:sz w:val="24"/>
          <w:szCs w:val="24"/>
        </w:rPr>
        <w:t>The atlases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were shown in pseudo-color and overlaid on its corresponding structural template. </w:t>
      </w:r>
      <w:r w:rsidRPr="00B63737">
        <w:rPr>
          <w:rFonts w:ascii="Times New Roman" w:eastAsia="Times New Roman" w:hAnsi="Times New Roman" w:cs="Times New Roman"/>
          <w:sz w:val="24"/>
          <w:szCs w:val="24"/>
        </w:rPr>
        <w:t>Collectively, this multi-scale atlas resource provides a robust anatomical framework for both structural MRI assessments and PET radiotracer quantifications across the entire developmental continuum.</w:t>
      </w:r>
      <w:bookmarkEnd w:id="4"/>
      <w:r w:rsidRPr="00B91C4A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</w:p>
    <w:p w:rsidR="00962F80" w:rsidRDefault="00962F80" w:rsidP="00962F80">
      <w:pPr>
        <w:adjustRightInd w:val="0"/>
        <w:spacing w:line="480" w:lineRule="auto"/>
        <w:contextualSpacing/>
        <w:jc w:val="both"/>
        <w:rPr>
          <w:rFonts w:ascii="Times New Roman" w:eastAsia="宋体" w:hAnsi="Times New Roman" w:cs="Times New Roman"/>
          <w:color w:val="000000"/>
          <w:w w:val="102"/>
          <w:sz w:val="24"/>
          <w:szCs w:val="24"/>
          <w:lang w:eastAsia="zh-CN"/>
        </w:rPr>
      </w:pPr>
    </w:p>
    <w:p w:rsidR="00962F80" w:rsidRPr="00B91C4A" w:rsidRDefault="00962F80" w:rsidP="00962F80">
      <w:pPr>
        <w:adjustRightInd w:val="0"/>
        <w:spacing w:line="480" w:lineRule="auto"/>
        <w:contextualSpacing/>
        <w:jc w:val="center"/>
        <w:rPr>
          <w:rFonts w:ascii="Times New Roman" w:eastAsia="宋体" w:hAnsi="Times New Roman" w:cs="Times New Roman"/>
          <w:color w:val="000000"/>
          <w:w w:val="102"/>
          <w:sz w:val="24"/>
          <w:szCs w:val="24"/>
          <w:lang w:eastAsia="zh-CN"/>
        </w:rPr>
      </w:pPr>
      <w:r w:rsidRPr="008E78F0">
        <w:rPr>
          <w:rFonts w:ascii="Times New Roman" w:eastAsia="宋体" w:hAnsi="Times New Roman" w:cs="Times New Roman"/>
          <w:noProof/>
          <w:color w:val="000000"/>
          <w:w w:val="102"/>
          <w:sz w:val="24"/>
          <w:szCs w:val="24"/>
          <w:lang w:eastAsia="zh-CN"/>
        </w:rPr>
        <w:lastRenderedPageBreak/>
        <w:drawing>
          <wp:inline distT="0" distB="0" distL="0" distR="0" wp14:anchorId="64DE45E1" wp14:editId="3E2BBFF3">
            <wp:extent cx="6120384" cy="3570732"/>
            <wp:effectExtent l="0" t="0" r="0" b="0"/>
            <wp:docPr id="15317193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19332" name="图片 15317193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384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F80" w:rsidRPr="008E78F0" w:rsidRDefault="00962F80" w:rsidP="00962F80">
      <w:pPr>
        <w:adjustRightInd w:val="0"/>
        <w:spacing w:line="480" w:lineRule="auto"/>
        <w:contextualSpacing/>
        <w:jc w:val="both"/>
        <w:rPr>
          <w:rFonts w:ascii="Times New Roman" w:eastAsia="宋体" w:hAnsi="Times New Roman" w:cs="Times New Roman"/>
          <w:bCs/>
          <w:color w:val="5B9BD5" w:themeColor="accent1"/>
        </w:rPr>
      </w:pPr>
      <w:r w:rsidRPr="009404C0">
        <w:rPr>
          <w:rFonts w:ascii="Times New Roman" w:eastAsia="宋体" w:hAnsi="Times New Roman" w:cs="Times New Roman"/>
          <w:b/>
          <w:bCs/>
          <w:color w:val="5B9BD5" w:themeColor="accent1"/>
        </w:rPr>
        <w:t>Fig.</w:t>
      </w:r>
      <w:r>
        <w:rPr>
          <w:rFonts w:ascii="Times New Roman" w:eastAsia="宋体" w:hAnsi="Times New Roman" w:cs="Times New Roman"/>
          <w:b/>
          <w:bCs/>
          <w:color w:val="5B9BD5" w:themeColor="accent1"/>
        </w:rPr>
        <w:t>2</w:t>
      </w:r>
      <w:r w:rsidRPr="009404C0">
        <w:rPr>
          <w:rFonts w:ascii="Times New Roman" w:eastAsia="宋体" w:hAnsi="Times New Roman" w:cs="Times New Roman"/>
          <w:b/>
          <w:bCs/>
          <w:color w:val="5B9BD5" w:themeColor="accent1"/>
        </w:rPr>
        <w:t xml:space="preserve">. Lifespan-wide multi-scale brain atlases for </w:t>
      </w:r>
      <w:proofErr w:type="spellStart"/>
      <w:r w:rsidRPr="009404C0">
        <w:rPr>
          <w:rFonts w:ascii="Times New Roman" w:eastAsia="宋体" w:hAnsi="Times New Roman" w:cs="Times New Roman"/>
          <w:b/>
          <w:bCs/>
          <w:color w:val="5B9BD5" w:themeColor="accent1"/>
        </w:rPr>
        <w:t>cynomolgus</w:t>
      </w:r>
      <w:proofErr w:type="spellEnd"/>
      <w:r w:rsidRPr="009404C0">
        <w:rPr>
          <w:rFonts w:ascii="Times New Roman" w:eastAsia="宋体" w:hAnsi="Times New Roman" w:cs="Times New Roman"/>
          <w:b/>
          <w:bCs/>
          <w:color w:val="5B9BD5" w:themeColor="accent1"/>
        </w:rPr>
        <w:t xml:space="preserve"> monkeys.</w:t>
      </w:r>
      <w:r>
        <w:rPr>
          <w:rFonts w:ascii="Times New Roman" w:eastAsia="宋体" w:hAnsi="Times New Roman" w:cs="Times New Roman"/>
          <w:b/>
          <w:bCs/>
          <w:color w:val="5B9BD5" w:themeColor="accent1"/>
        </w:rPr>
        <w:t xml:space="preserve"> </w:t>
      </w:r>
      <w:r w:rsidRPr="008E78F0">
        <w:rPr>
          <w:rFonts w:ascii="Times New Roman" w:eastAsia="宋体" w:hAnsi="Times New Roman" w:cs="Times New Roman"/>
          <w:bCs/>
          <w:color w:val="5B9BD5" w:themeColor="accent1"/>
        </w:rPr>
        <w:t xml:space="preserve">Axial overlays of the age-specific atlases on T1WI templates. (A)​ Functional </w:t>
      </w:r>
      <w:proofErr w:type="spellStart"/>
      <w:r w:rsidRPr="008E78F0">
        <w:rPr>
          <w:rFonts w:ascii="Times New Roman" w:eastAsia="宋体" w:hAnsi="Times New Roman" w:cs="Times New Roman"/>
          <w:bCs/>
          <w:color w:val="5B9BD5" w:themeColor="accent1"/>
        </w:rPr>
        <w:t>parcellation</w:t>
      </w:r>
      <w:proofErr w:type="spellEnd"/>
      <w:r w:rsidRPr="008E78F0">
        <w:rPr>
          <w:rFonts w:ascii="Times New Roman" w:eastAsia="宋体" w:hAnsi="Times New Roman" w:cs="Times New Roman"/>
          <w:bCs/>
          <w:color w:val="5B9BD5" w:themeColor="accent1"/>
        </w:rPr>
        <w:t xml:space="preserve"> atlas for metabolic network and connectivity analyses. (B)​ </w:t>
      </w:r>
      <w:proofErr w:type="spellStart"/>
      <w:r w:rsidRPr="008E78F0">
        <w:rPr>
          <w:rFonts w:ascii="Times New Roman" w:eastAsia="宋体" w:hAnsi="Times New Roman" w:cs="Times New Roman"/>
          <w:bCs/>
          <w:color w:val="5B9BD5" w:themeColor="accent1"/>
        </w:rPr>
        <w:t>Macrostructural</w:t>
      </w:r>
      <w:proofErr w:type="spellEnd"/>
      <w:r w:rsidRPr="008E78F0">
        <w:rPr>
          <w:rFonts w:ascii="Times New Roman" w:eastAsia="宋体" w:hAnsi="Times New Roman" w:cs="Times New Roman"/>
          <w:bCs/>
          <w:color w:val="5B9BD5" w:themeColor="accent1"/>
        </w:rPr>
        <w:t xml:space="preserve"> atlas for PET quantitative regions of interest (ROIs) and dynamic TAC extraction. (C)​ Tri-tissue label atlas (GM, WM, CSF) for MRI-free partial volume effect (PVE) correction. Complete </w:t>
      </w:r>
      <w:proofErr w:type="spellStart"/>
      <w:r w:rsidRPr="008E78F0">
        <w:rPr>
          <w:rFonts w:ascii="Times New Roman" w:eastAsia="宋体" w:hAnsi="Times New Roman" w:cs="Times New Roman"/>
          <w:bCs/>
          <w:color w:val="5B9BD5" w:themeColor="accent1"/>
        </w:rPr>
        <w:t>parcellation</w:t>
      </w:r>
      <w:proofErr w:type="spellEnd"/>
      <w:r w:rsidRPr="008E78F0">
        <w:rPr>
          <w:rFonts w:ascii="Times New Roman" w:eastAsia="宋体" w:hAnsi="Times New Roman" w:cs="Times New Roman"/>
          <w:bCs/>
          <w:color w:val="5B9BD5" w:themeColor="accent1"/>
        </w:rPr>
        <w:t xml:space="preserve"> details are available in the Supplementary Tables</w:t>
      </w:r>
      <w:proofErr w:type="gramStart"/>
      <w:r w:rsidRPr="008E78F0">
        <w:rPr>
          <w:rFonts w:ascii="Times New Roman" w:eastAsia="宋体" w:hAnsi="Times New Roman" w:cs="Times New Roman"/>
          <w:bCs/>
          <w:color w:val="5B9BD5" w:themeColor="accent1"/>
        </w:rPr>
        <w:t>.</w:t>
      </w:r>
      <w:r w:rsidRPr="009404C0">
        <w:rPr>
          <w:rFonts w:ascii="Times New Roman" w:eastAsia="宋体" w:hAnsi="Times New Roman" w:cs="Times New Roman"/>
          <w:color w:val="5B9BD5" w:themeColor="accent1"/>
        </w:rPr>
        <w:t>.</w:t>
      </w:r>
      <w:proofErr w:type="gramEnd"/>
    </w:p>
    <w:p w:rsidR="00962F80" w:rsidRPr="00E50E4A" w:rsidRDefault="00962F80">
      <w:pPr>
        <w:rPr>
          <w:lang w:val="en-GB"/>
        </w:rPr>
      </w:pPr>
    </w:p>
    <w:sectPr w:rsidR="00962F80" w:rsidRPr="00E50E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广娟 毛">
    <w15:presenceInfo w15:providerId="Windows Live" w15:userId="229610212ed45c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76E"/>
    <w:rsid w:val="0021576E"/>
    <w:rsid w:val="002262E5"/>
    <w:rsid w:val="00333A17"/>
    <w:rsid w:val="005C6BF9"/>
    <w:rsid w:val="006E738C"/>
    <w:rsid w:val="00962F80"/>
    <w:rsid w:val="00A81127"/>
    <w:rsid w:val="00E5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2C4A5-F7FA-4A23-9A8B-526EAA80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62E5"/>
    <w:pPr>
      <w:spacing w:after="200" w:line="276" w:lineRule="auto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rsid w:val="00E50E4A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sz w:val="22"/>
      <w:u w:color="000000"/>
      <w:bdr w:val="nil"/>
      <w:lang w:val="it-IT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Nbb</dc:creator>
  <cp:keywords/>
  <dc:description/>
  <cp:lastModifiedBy>Nbb</cp:lastModifiedBy>
  <cp:revision>7</cp:revision>
  <dcterms:created xsi:type="dcterms:W3CDTF">2026-07-31T04:13:00Z</dcterms:created>
  <dcterms:modified xsi:type="dcterms:W3CDTF">2026-07-31T04:17:00Z</dcterms:modified>
</cp:coreProperties>
</file>